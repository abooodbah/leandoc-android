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Tracked changes</w:t>
      </w:r>
    </w:p>
    <w:p>
      <w:r>
        <w:t xml:space="preserve">The quick </w:t>
      </w:r>
      <w:ins w:id="1" w:author="Reviewer" w:date="2026-01-01T00:00:00Z">
        <w:r>
          <w:t xml:space="preserve">brown </w:t>
        </w:r>
      </w:ins>
      <w:del w:id="2" w:author="Reviewer" w:date="2026-01-01T00:00:00Z">
        <w:r>
          <w:delText xml:space="preserve">red </w:delText>
        </w:r>
      </w:del>
      <w:r>
        <w:t xml:space="preserve">fox jumps.</w:t>
      </w:r>
    </w:p>
    <w:p>
      <w:r>
        <w:t xml:space="preserve">Second </w:t>
      </w:r>
      <w:moveFromRangeStart w:id="3" w:author="Reviewer" w:date="2026-01-01T00:00:00Z" w:name="move1"/>
      <w:moveFrom w:id="4" w:author="Reviewer" w:date="2026-01-01T00:00:00Z">
        <w:r>
          <w:t xml:space="preserve">alpha </w:t>
        </w:r>
      </w:moveFrom>
      <w:moveFromRangeEnd w:id="3"/>
      <w:r>
        <w:t xml:space="preserve">paragraph.</w:t>
      </w:r>
    </w:p>
    <w:p>
      <w:r>
        <w:t xml:space="preserve">Third paragraph </w:t>
      </w:r>
      <w:moveToRangeStart w:id="5" w:author="Reviewer" w:date="2026-01-01T00:00:00Z" w:name="move1"/>
      <w:moveTo w:id="6" w:author="Reviewer" w:date="2026-01-01T00:00:00Z">
        <w:r>
          <w:t xml:space="preserve">alpha </w:t>
        </w:r>
      </w:moveTo>
      <w:moveToRangeEnd w:id="5"/>
      <w:r>
        <w:t xml:space="preserve">ends.</w:t>
      </w:r>
    </w:p>
    <w:p>
      <w:pPr>
        <w:jc w:val="center"/>
        <w:pPrChange w:id="8" w:author="Reviewer" w:date="2026-01-01T00:00:00Z">
          <w:pPr/>
        </w:pPrChange>
      </w:pPr>
      <w:r>
        <w:rPr>
          <w:b/>
          <w:rPrChange w:id="7" w:author="Reviewer" w:date="2026-01-01T00:00:00Z">
            <w:rPr/>
          </w:rPrChange>
        </w:rPr>
        <w:t>Formatting changed to bold.</w:t>
      </w:r>
    </w:p>
    <w:tbl>
      <w:tblPr>
        <w:tblStyle w:val="TableGrid"/>
        <w:tblW w:w="6000" w:type="dxa"/>
      </w:tblPr>
      <w:tblGrid>
        <w:gridCol w:w="6000"/>
      </w:tblGrid>
      <w:tr>
        <w:tc>
          <w:tcPr>
            <w:tcW w:w="6000" w:type="dxa"/>
          </w:tcPr>
          <w:p>
            <w:r>
              <w:t xml:space="preserve">Kept row</w:t>
            </w:r>
          </w:p>
        </w:tc>
      </w:tr>
      <w:tr>
        <w:trPr>
          <w:del w:id="9" w:author="Reviewer" w:date="2026-01-01T00:00:00Z"/>
        </w:trPr>
        <w:tc>
          <w:tcPr>
            <w:tcW w:w="6000" w:type="dxa"/>
          </w:tcPr>
          <w:p>
            <w:del w:id="10" w:author="Reviewer" w:date="2026-01-01T00:00:00Z">
              <w:r>
                <w:delText>Deleted row</w:delText>
              </w:r>
            </w:del>
          </w:p>
        </w:tc>
      </w:tr>
    </w:tbl>
    <w:p>
      <w:r>
        <w:t xml:space="preserve">End.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Tracked changes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